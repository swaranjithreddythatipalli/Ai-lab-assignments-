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AI ASSISTED CODING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LAB-11.2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NAME:swaranjith reddy</w:t>
      </w:r>
      <w:ins w:author="Me" w:id="0" w:date="2025-10-23T04:42:04Z">
        <w:r w:rsidDel="00000000" w:rsidR="00000000" w:rsidRPr="00000000">
          <w:rPr>
            <w:sz w:val="48"/>
            <w:szCs w:val="48"/>
            <w:rtl w:val="0"/>
          </w:rPr>
          <w:t xml:space="preserve"> thatipalli </w:t>
        </w:r>
      </w:ins>
      <w:del w:author="Me" w:id="0" w:date="2025-10-23T04:42:04Z">
        <w:r w:rsidDel="00000000" w:rsidR="00000000" w:rsidRPr="00000000">
          <w:rPr>
            <w:sz w:val="48"/>
            <w:szCs w:val="48"/>
            <w:rtl w:val="0"/>
          </w:rPr>
          <w:delText xml:space="preserve"> </w:delText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ENROLL.NO:2403A52049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BATCH:03</w:t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TASK-01: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generate a Stack class with push, pop, peek, and is_empty methods.</w:t>
        <w:br w:type="textWrapping"/>
        <w:t xml:space="preserve">Sample Input Code:</w:t>
        <w:br w:type="textWrapping"/>
        <w:t xml:space="preserve">class Stack:</w:t>
        <w:br w:type="textWrapping"/>
        <w:t xml:space="preserve">pass</w:t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Generate a python stack class using push ,pop, is empty.</w:t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45523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49212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8860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AI generated the code in an efficient way according to the prompt as it developed the stack class.</w:t>
      </w:r>
    </w:p>
    <w:p w:rsidR="00000000" w:rsidDel="00000000" w:rsidP="00000000" w:rsidRDefault="00000000" w:rsidRPr="00000000" w14:paraId="0000001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TASK-02: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implement a Queue using Python lists.</w:t>
        <w:br w:type="textWrapping"/>
        <w:t xml:space="preserve">Sample Input Code:</w:t>
        <w:br w:type="textWrapping"/>
        <w:t xml:space="preserve">class Queue:</w:t>
        <w:br w:type="textWrapping"/>
        <w:t xml:space="preserve">pass</w:t>
      </w:r>
    </w:p>
    <w:p w:rsidR="00000000" w:rsidDel="00000000" w:rsidP="00000000" w:rsidRDefault="00000000" w:rsidRPr="00000000" w14:paraId="0000001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python code to implement the queue in data structures </w:t>
      </w:r>
    </w:p>
    <w:p w:rsidR="00000000" w:rsidDel="00000000" w:rsidP="00000000" w:rsidRDefault="00000000" w:rsidRPr="00000000" w14:paraId="0000001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1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2271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07797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51079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code generated by AI is more accurate about the queue in data structures and it also passed all the test cases. </w:t>
      </w:r>
    </w:p>
    <w:p w:rsidR="00000000" w:rsidDel="00000000" w:rsidP="00000000" w:rsidRDefault="00000000" w:rsidRPr="00000000" w14:paraId="0000001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TASK-03:</w:t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generate a Singly Linked List with insert and display methods.</w:t>
        <w:br w:type="textWrapping"/>
        <w:t xml:space="preserve">Sample Input Code:</w:t>
        <w:br w:type="textWrapping"/>
        <w:t xml:space="preserve">class Node:</w:t>
        <w:br w:type="textWrapping"/>
        <w:t xml:space="preserve">pass</w:t>
        <w:br w:type="textWrapping"/>
        <w:t xml:space="preserve">class LinkedList:</w:t>
        <w:br w:type="textWrapping"/>
        <w:t xml:space="preserve">pass</w:t>
      </w:r>
    </w:p>
    <w:p w:rsidR="00000000" w:rsidDel="00000000" w:rsidP="00000000" w:rsidRDefault="00000000" w:rsidRPr="00000000" w14:paraId="0000001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python code of singly linked list with insert and display methods.</w:t>
      </w:r>
    </w:p>
    <w:p w:rsidR="00000000" w:rsidDel="00000000" w:rsidP="00000000" w:rsidRDefault="00000000" w:rsidRPr="00000000" w14:paraId="0000002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61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902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46519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code generated by the AI is used to perform the operations in the data structures like singly linked list performing insert and delete operations accurately.</w:t>
      </w:r>
    </w:p>
    <w:p w:rsidR="00000000" w:rsidDel="00000000" w:rsidP="00000000" w:rsidRDefault="00000000" w:rsidRPr="00000000" w14:paraId="0000002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TASK-04: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create a BST with insert and in-order traversal methods.</w:t>
        <w:br w:type="textWrapping"/>
        <w:t xml:space="preserve">Sample Input Code:</w:t>
        <w:br w:type="textWrapping"/>
        <w:t xml:space="preserve">class BST:</w:t>
        <w:br w:type="textWrapping"/>
        <w:t xml:space="preserve">pass</w:t>
      </w:r>
    </w:p>
    <w:p w:rsidR="00000000" w:rsidDel="00000000" w:rsidP="00000000" w:rsidRDefault="00000000" w:rsidRPr="00000000" w14:paraId="0000002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python code which creates a BST with insert and in-order methods.</w:t>
      </w:r>
    </w:p>
    <w:p w:rsidR="00000000" w:rsidDel="00000000" w:rsidP="00000000" w:rsidRDefault="00000000" w:rsidRPr="00000000" w14:paraId="0000002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3332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44690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6644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BST in data structures with insertion and in-order traversal methods are generated in python which are more helpful and in an efficient way to understand.</w:t>
      </w:r>
    </w:p>
    <w:p w:rsidR="00000000" w:rsidDel="00000000" w:rsidP="00000000" w:rsidRDefault="00000000" w:rsidRPr="00000000" w14:paraId="0000003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TASK-05:</w:t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implement a hash table with basic insert, search, and delete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methods.</w:t>
        <w:br w:type="textWrapping"/>
        <w:t xml:space="preserve">Sample Input Code:</w:t>
        <w:br w:type="textWrapping"/>
        <w:t xml:space="preserve">class HashTable:</w:t>
        <w:br w:type="textWrapping"/>
        <w:t xml:space="preserve">pass</w:t>
      </w:r>
    </w:p>
    <w:p w:rsidR="00000000" w:rsidDel="00000000" w:rsidP="00000000" w:rsidRDefault="00000000" w:rsidRPr="00000000" w14:paraId="0000003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python code which helps to implement the hashtable with basic insert and delete methods.</w:t>
      </w:r>
    </w:p>
    <w:p w:rsidR="00000000" w:rsidDel="00000000" w:rsidP="00000000" w:rsidRDefault="00000000" w:rsidRPr="00000000" w14:paraId="0000003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05638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96303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54901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6352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AI generated the code of data structures topic hashtable with basic insert, search and delete which aids us to understand the hashtable using the programming language like python.  </w:t>
      </w:r>
    </w:p>
    <w:p w:rsidR="00000000" w:rsidDel="00000000" w:rsidP="00000000" w:rsidRDefault="00000000" w:rsidRPr="00000000" w14:paraId="0000004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TASK-06: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implement a graph using an adjacency list.</w:t>
        <w:br w:type="textWrapping"/>
        <w:t xml:space="preserve">Sample Input Code:</w:t>
        <w:br w:type="textWrapping"/>
        <w:t xml:space="preserve">class Graph:</w:t>
        <w:br w:type="textWrapping"/>
        <w:t xml:space="preserve">pass</w:t>
      </w:r>
    </w:p>
    <w:p w:rsidR="00000000" w:rsidDel="00000000" w:rsidP="00000000" w:rsidRDefault="00000000" w:rsidRPr="00000000" w14:paraId="0000004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python code which implements the graph using an adjacency list in data structures.</w:t>
      </w:r>
    </w:p>
    <w:p w:rsidR="00000000" w:rsidDel="00000000" w:rsidP="00000000" w:rsidRDefault="00000000" w:rsidRPr="00000000" w14:paraId="0000004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4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09194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53199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14833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Implementation of graph with the adjacency list is generated by the AI which makes us know about the graph in an efficient way and easy to understand.</w:t>
      </w:r>
    </w:p>
    <w:p w:rsidR="00000000" w:rsidDel="00000000" w:rsidP="00000000" w:rsidRDefault="00000000" w:rsidRPr="00000000" w14:paraId="0000004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TASK-07: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implement a priority queue using Python’s heapq module.</w:t>
        <w:br w:type="textWrapping"/>
        <w:t xml:space="preserve">Sample Input Code:</w:t>
        <w:br w:type="textWrapping"/>
        <w:t xml:space="preserve">class PriorityQueue:</w:t>
        <w:br w:type="textWrapping"/>
        <w:t xml:space="preserve">pass</w:t>
      </w:r>
    </w:p>
    <w:p w:rsidR="00000000" w:rsidDel="00000000" w:rsidP="00000000" w:rsidRDefault="00000000" w:rsidRPr="00000000" w14:paraId="0000004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Write a python code which implement the priority queue using the heapq module.</w:t>
      </w:r>
    </w:p>
    <w:p w:rsidR="00000000" w:rsidDel="00000000" w:rsidP="00000000" w:rsidRDefault="00000000" w:rsidRPr="00000000" w14:paraId="0000004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5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9560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5935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1545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priority queue is generated using the heaqp module of python which implements them accurately. </w:t>
      </w:r>
    </w:p>
    <w:p w:rsidR="00000000" w:rsidDel="00000000" w:rsidP="00000000" w:rsidRDefault="00000000" w:rsidRPr="00000000" w14:paraId="0000005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TASK-08:</w:t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implement a double-ended queue using collections.deque.</w:t>
        <w:br w:type="textWrapping"/>
        <w:t xml:space="preserve">Sample Input Code:</w:t>
        <w:br w:type="textWrapping"/>
        <w:t xml:space="preserve">class DequeDS:</w:t>
        <w:br w:type="textWrapping"/>
        <w:t xml:space="preserve">pass</w:t>
      </w:r>
    </w:p>
    <w:p w:rsidR="00000000" w:rsidDel="00000000" w:rsidP="00000000" w:rsidRDefault="00000000" w:rsidRPr="00000000" w14:paraId="0000005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Write a python code to implement the double-ended queue using collections .deque</w:t>
      </w:r>
    </w:p>
    <w:p w:rsidR="00000000" w:rsidDel="00000000" w:rsidP="00000000" w:rsidRDefault="00000000" w:rsidRPr="00000000" w14:paraId="0000005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47123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9090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9319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387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code generated by the AI of data structures topic of double-ended queue with the help of python to easily understand the topic accurately.</w:t>
      </w:r>
    </w:p>
    <w:p w:rsidR="00000000" w:rsidDel="00000000" w:rsidP="00000000" w:rsidRDefault="00000000" w:rsidRPr="00000000" w14:paraId="0000006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TASK-09:</w:t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AI to generate a comparison table of different data structures (stack,</w:t>
        <w:br w:type="textWrapping"/>
        <w:t xml:space="preserve">queue, linked list, etc.) including time complexities.</w:t>
        <w:br w:type="textWrapping"/>
        <w:t xml:space="preserve">Sample Input Code:</w:t>
        <w:br w:type="textWrapping"/>
        <w:t xml:space="preserve"># No code, prompt AI for a data structure comparison table</w:t>
      </w:r>
    </w:p>
    <w:p w:rsidR="00000000" w:rsidDel="00000000" w:rsidP="00000000" w:rsidRDefault="00000000" w:rsidRPr="00000000" w14:paraId="0000006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a comparative table of different data structures including time complexities .</w:t>
      </w:r>
    </w:p>
    <w:p w:rsidR="00000000" w:rsidDel="00000000" w:rsidP="00000000" w:rsidRDefault="00000000" w:rsidRPr="00000000" w14:paraId="0000006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TABLE:</w:t>
      </w:r>
    </w:p>
    <w:p w:rsidR="00000000" w:rsidDel="00000000" w:rsidP="00000000" w:rsidRDefault="00000000" w:rsidRPr="00000000" w14:paraId="0000006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19748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TASK-10:</w:t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Your college wants to develop a Campus Resource Management System that</w:t>
        <w:br w:type="textWrapping"/>
        <w:t xml:space="preserve">handles:</w:t>
        <w:br w:type="textWrapping"/>
        <w:t xml:space="preserve">1. Student Attendance Tracking – Daily log of students entering/exiting</w:t>
        <w:br w:type="textWrapping"/>
        <w:t xml:space="preserve">the campus.</w:t>
        <w:br w:type="textWrapping"/>
        <w:t xml:space="preserve">2. Event Registration System – Manage participants in events with quick</w:t>
        <w:br w:type="textWrapping"/>
        <w:t xml:space="preserve">search and removal.</w:t>
        <w:br w:type="textWrapping"/>
        <w:t xml:space="preserve">3. Library Book Borrowing – Keep track of available books and their due</w:t>
        <w:br w:type="textWrapping"/>
        <w:t xml:space="preserve">dates.</w:t>
        <w:br w:type="textWrapping"/>
        <w:t xml:space="preserve">4. Bus Scheduling System – Maintain bus routes and stop connections.</w:t>
        <w:br w:type="textWrapping"/>
        <w:t xml:space="preserve">5. Cafeteria Order Queue – Serve students in the order they arrive.</w:t>
        <w:br w:type="textWrapping"/>
        <w:t xml:space="preserve">Student Task:</w:t>
        <w:br w:type="textWrapping"/>
        <w:t xml:space="preserve">• For each feature, select the most appropriate data structure from the list</w:t>
        <w:br w:type="textWrapping"/>
        <w:t xml:space="preserve">below:</w:t>
        <w:br w:type="textWrapping"/>
        <w:t xml:space="preserve">o Stack</w:t>
        <w:br w:type="textWrapping"/>
        <w:t xml:space="preserve">o Queue</w:t>
        <w:br w:type="textWrapping"/>
        <w:t xml:space="preserve">o Priority Queue</w:t>
        <w:br w:type="textWrapping"/>
        <w:t xml:space="preserve">o Linked List</w:t>
        <w:br w:type="textWrapping"/>
        <w:t xml:space="preserve">o Binary Search Tree (BST)</w:t>
        <w:br w:type="textWrapping"/>
        <w:t xml:space="preserve">o Graph</w:t>
        <w:br w:type="textWrapping"/>
        <w:t xml:space="preserve">o Hash Table</w:t>
        <w:br w:type="textWrapping"/>
        <w:t xml:space="preserve">o Deque</w:t>
        <w:br w:type="textWrapping"/>
        <w:t xml:space="preserve">• Justify your choice in 2–3 sentences per feature.</w:t>
        <w:br w:type="textWrapping"/>
        <w:t xml:space="preserve">• Implement one selected feature as a working Python program with AI-</w:t>
        <w:br w:type="textWrapping"/>
        <w:t xml:space="preserve">assisted code generation.</w:t>
      </w:r>
    </w:p>
    <w:p w:rsidR="00000000" w:rsidDel="00000000" w:rsidP="00000000" w:rsidRDefault="00000000" w:rsidRPr="00000000" w14:paraId="0000006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PROMPT:</w:t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Generate the python code according to the given above details.</w:t>
      </w:r>
    </w:p>
    <w:p w:rsidR="00000000" w:rsidDel="00000000" w:rsidP="00000000" w:rsidRDefault="00000000" w:rsidRPr="00000000" w14:paraId="0000006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CODE:</w:t>
      </w:r>
    </w:p>
    <w:p w:rsidR="00000000" w:rsidDel="00000000" w:rsidP="00000000" w:rsidRDefault="00000000" w:rsidRPr="00000000" w14:paraId="0000006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56806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35210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23101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TABLE:</w:t>
      </w:r>
    </w:p>
    <w:p w:rsidR="00000000" w:rsidDel="00000000" w:rsidP="00000000" w:rsidRDefault="00000000" w:rsidRPr="00000000" w14:paraId="0000007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167513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OBSERVATION:</w:t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:rsidR="00000000" w:rsidDel="00000000" w:rsidP="00000000" w:rsidRDefault="00000000" w:rsidRPr="00000000" w14:paraId="0000007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8.png"/><Relationship Id="rId21" Type="http://schemas.openxmlformats.org/officeDocument/2006/relationships/image" Target="media/image27.png"/><Relationship Id="rId24" Type="http://schemas.openxmlformats.org/officeDocument/2006/relationships/image" Target="media/image30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1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0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3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25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